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both"/>
      </w:pPr>
      <w:r>
        <w:rPr>
          <w:rFonts w:ascii="Times New Roman" w:cs="Times New Roman" w:eastAsia="Times New Roman" w:hAnsi="Times New Roman"/>
          <w:sz w:val="22"/>
          <w:szCs w:val="22"/>
        </w:rPr>
        <w:t xml:space="preserve"/>
      </w:r>
    </w:p>
    <w:p>
      <w:pPr>
        <w:spacing w:after="100" w:before="0"/>
        <w:jc w:val="center"/>
      </w:pPr>
      <w:r>
        <w:rPr>
          <w:rFonts w:ascii="Times New Roman" w:cs="Times New Roman" w:eastAsia="Times New Roman" w:hAnsi="Times New Roman"/>
          <w:b/>
          <w:bCs/>
          <w:sz w:val="34"/>
          <w:szCs w:val="34"/>
        </w:rPr>
        <w:t xml:space="preserve">An Obstruction to Einstein–Hilbert Structure</w:t>
      </w:r>
    </w:p>
    <w:p>
      <w:pPr>
        <w:spacing w:after="100" w:before="0"/>
        <w:jc w:val="center"/>
      </w:pPr>
      <w:r>
        <w:rPr>
          <w:rFonts w:ascii="Times New Roman" w:cs="Times New Roman" w:eastAsia="Times New Roman" w:hAnsi="Times New Roman"/>
          <w:b/>
          <w:bCs/>
          <w:sz w:val="34"/>
          <w:szCs w:val="34"/>
        </w:rPr>
        <w:t xml:space="preserve">in Isotropic SU(2) Correlators,</w:t>
      </w:r>
    </w:p>
    <w:p>
      <w:pPr>
        <w:spacing w:after="180" w:before="0"/>
        <w:jc w:val="center"/>
      </w:pPr>
      <w:r>
        <w:rPr>
          <w:rFonts w:ascii="Times New Roman" w:cs="Times New Roman" w:eastAsia="Times New Roman" w:hAnsi="Times New Roman"/>
          <w:b/>
          <w:bCs/>
          <w:sz w:val="34"/>
          <w:szCs w:val="34"/>
        </w:rPr>
        <w:t xml:space="preserve">and a Minimality Theorem for j = 1/2</w:t>
      </w:r>
    </w:p>
    <w:p>
      <w:pPr>
        <w:pBdr>
          <w:bottom w:val="single" w:color="999999" w:sz="4" w:space="4"/>
        </w:pBdr>
        <w:spacing w:after="160" w:before="160"/>
      </w:pPr>
    </w:p>
    <w:p>
      <w:pPr>
        <w:spacing w:after="100" w:before="100"/>
        <w:ind w:left="560" w:right="56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Let J¹, J², J³ be the standard angular momentum operators in an irreducible spin-j representation of SU(2) of dimension d = 2j + 1. Define the antisymmetric operator Cᴬᴬ := iκεᴬᴬᵏ Jᵏ with κ ∈ iℝ, and the rank-4 tensor Tᴬᴬᵏˡ = (1/d) Tr(Cᴬᵏ Cᴬˡ). We prove three results. (i) In the maximally mixed state ρ = I/d, Tᴬᴬᵏˡ₀ = |κ|⁴ j(j+1)/3 · E1ᴬᴬᵏˡ where E1 is the Yang–Mills epsilon-tensor structure and the coefficient is strictly positive for κ ∈ iℝ. (ii) (Main theorem) For any quantum channel Φ that commutes with all SU(2) rotations, the retarded correlator (1/d) Tr(CᴬᵏΦ[Cᴬˡ]) is proportional to Tᴬᴬᵏˡ₀. In particular, the Einstein–Hilbert tensor structure E2 cannot arise from any such correlator. The proof uses Schur’s lemma applied to the adjoint action of SU(2). (iii) (Minimality) If one instead imposes the E2 condition as a constraint on the four-point correlator T_TO = (1/d) Tr(Jᴵ Jᴾ Jʲ Jˡ), the only irreducible representation compatible with the SU(2) commutation relations is j = 1/2, dim H = 2. All three results are verified numerically for j = 1/2, 1, 3/2.</w:t>
      </w:r>
    </w:p>
    <w:p>
      <w:pPr>
        <w:pBdr>
          <w:bottom w:val="single" w:color="999999" w:sz="4" w:space="4"/>
        </w:pBdr>
        <w:spacing w:after="160" w:before="160"/>
      </w:pPr>
    </w:p>
    <w:p>
      <w:pPr>
        <w:spacing w:after="80" w:before="0"/>
        <w:jc w:val="both"/>
      </w:pPr>
      <w:r>
        <w:rPr>
          <w:rFonts w:ascii="Times New Roman" w:cs="Times New Roman" w:eastAsia="Times New Roman" w:hAnsi="Times New Roman"/>
          <w:sz w:val="22"/>
          <w:szCs w:val="22"/>
        </w:rPr>
        <w:t xml:space="preserve"/>
      </w:r>
    </w:p>
    <w:p>
      <w:pPr>
        <w:pStyle w:val="Heading1"/>
        <w:spacing w:after="120" w:before="320"/>
      </w:pPr>
      <w:r>
        <w:rPr>
          <w:rFonts w:ascii="Times New Roman" w:cs="Times New Roman" w:eastAsia="Times New Roman" w:hAnsi="Times New Roman"/>
          <w:b/>
          <w:bCs/>
          <w:sz w:val="26"/>
          <w:szCs w:val="26"/>
        </w:rPr>
        <w:t xml:space="preserve">1. Introduction</w:t>
      </w:r>
    </w:p>
    <w:p>
      <w:pPr>
        <w:spacing w:after="140" w:before="0"/>
        <w:jc w:val="both"/>
      </w:pPr>
      <w:r>
        <w:rPr>
          <w:rFonts w:ascii="Times New Roman" w:cs="Times New Roman" w:eastAsia="Times New Roman" w:hAnsi="Times New Roman"/>
          <w:b w:val="false"/>
          <w:bCs w:val="false"/>
          <w:i w:val="false"/>
          <w:iCs w:val="false"/>
          <w:sz w:val="22"/>
          <w:szCs w:val="22"/>
        </w:rPr>
        <w:t xml:space="preserve">Given three operators J¹, J², J³ satisfying the SU(2) commutation relations, a natural rank-4 tensor is formed from their pairwise commutators. Let Cᴬᴬ = [Jᴬ, Jᴬ] and define</w:t>
      </w:r>
    </w:p>
    <w:p>
      <w:pPr>
        <w:spacing w:after="60" w:before="60"/>
        <w:ind w:left="720"/>
        <w:jc w:val="left"/>
      </w:pPr>
      <w:r>
        <w:rPr>
          <w:rFonts w:ascii="Courier New" w:cs="Courier New" w:eastAsia="Courier New" w:hAnsi="Courier New"/>
          <w:sz w:val="20"/>
          <w:szCs w:val="20"/>
        </w:rPr>
        <w:t xml:space="preserve">Tᴬᴬᵏˡ = (1/d) Tr(Cᴬᵏ Cᴬˡ).</w:t>
      </w:r>
    </w:p>
    <w:p>
      <w:pPr>
        <w:spacing w:after="140" w:before="0"/>
        <w:jc w:val="both"/>
      </w:pPr>
      <w:r>
        <w:rPr>
          <w:rFonts w:ascii="Times New Roman" w:cs="Times New Roman" w:eastAsia="Times New Roman" w:hAnsi="Times New Roman"/>
          <w:b w:val="false"/>
          <w:bCs w:val="false"/>
          <w:i w:val="false"/>
          <w:iCs w:val="false"/>
          <w:sz w:val="22"/>
          <w:szCs w:val="22"/>
        </w:rPr>
        <w:t xml:space="preserve">This tensor controls the kinetic structure of any action of the form </w:t>
      </w:r>
      <w:r>
        <w:rPr>
          <w:rFonts w:ascii="Times New Roman" w:cs="Times New Roman" w:eastAsia="Times New Roman" w:hAnsi="Times New Roman"/>
          <w:b w:val="false"/>
          <w:bCs w:val="false"/>
          <w:i/>
          <w:iCs/>
          <w:sz w:val="22"/>
          <w:szCs w:val="22"/>
        </w:rPr>
        <w:t xml:space="preserve">∫ Tᴬᴬᵏˡ Fᴬᴬ Fᵏˡ</w:t>
      </w:r>
      <w:r>
        <w:rPr>
          <w:rFonts w:ascii="Times New Roman" w:cs="Times New Roman" w:eastAsia="Times New Roman" w:hAnsi="Times New Roman"/>
          <w:b w:val="false"/>
          <w:bCs w:val="false"/>
          <w:i w:val="false"/>
          <w:iCs w:val="false"/>
          <w:sz w:val="22"/>
          <w:szCs w:val="22"/>
        </w:rPr>
        <w:t xml:space="preserve"> built from an antisymmetric field F. There are exactly two SO(3)-isotropic epsilon structures relevant to gauge theory and gravity:</w:t>
      </w:r>
    </w:p>
    <w:p>
      <w:pPr>
        <w:spacing w:after="60" w:before="60"/>
        <w:ind w:left="720"/>
        <w:jc w:val="left"/>
      </w:pPr>
      <w:r>
        <w:rPr>
          <w:rFonts w:ascii="Courier New" w:cs="Courier New" w:eastAsia="Courier New" w:hAnsi="Courier New"/>
          <w:sz w:val="20"/>
          <w:szCs w:val="20"/>
        </w:rPr>
        <w:t xml:space="preserve">E1ᴬᴬᵏˡ = εᴬᵏᵉεᴬˡᵉ = δᴬᴬδᵏˡ - δᴬˡδᴬᵏ   (Yang–Mills)</w:t>
      </w:r>
    </w:p>
    <w:p>
      <w:pPr>
        <w:spacing w:after="60" w:before="60"/>
        <w:ind w:left="720"/>
        <w:jc w:val="left"/>
      </w:pPr>
      <w:r>
        <w:rPr>
          <w:rFonts w:ascii="Courier New" w:cs="Courier New" w:eastAsia="Courier New" w:hAnsi="Courier New"/>
          <w:sz w:val="20"/>
          <w:szCs w:val="20"/>
        </w:rPr>
        <w:t xml:space="preserve">E2ᴬᴬᵏˡ = εᴬᴬᵉεᵏˡᵉ = δᴬᵏδᴬˡ - δᴬˡδᴬᵏ   (Einstein–Hilbert)</w:t>
      </w:r>
    </w:p>
    <w:p>
      <w:pPr>
        <w:spacing w:after="140" w:before="0"/>
        <w:jc w:val="both"/>
      </w:pPr>
      <w:r>
        <w:rPr>
          <w:rFonts w:ascii="Times New Roman" w:cs="Times New Roman" w:eastAsia="Times New Roman" w:hAnsi="Times New Roman"/>
          <w:b w:val="false"/>
          <w:bCs w:val="false"/>
          <w:i w:val="false"/>
          <w:iCs w:val="false"/>
          <w:sz w:val="22"/>
          <w:szCs w:val="22"/>
        </w:rPr>
        <w:t xml:space="preserve">Note that E2 = E1 with the index transposition </w:t>
      </w:r>
      <w:r>
        <w:rPr>
          <w:rFonts w:ascii="Times New Roman" w:cs="Times New Roman" w:eastAsia="Times New Roman" w:hAnsi="Times New Roman"/>
          <w:b w:val="false"/>
          <w:bCs w:val="false"/>
          <w:i/>
          <w:iCs/>
          <w:sz w:val="22"/>
          <w:szCs w:val="22"/>
        </w:rPr>
        <w:t xml:space="preserve">i ↔ k</w:t>
      </w:r>
      <w:r>
        <w:rPr>
          <w:rFonts w:ascii="Times New Roman" w:cs="Times New Roman" w:eastAsia="Times New Roman" w:hAnsi="Times New Roman"/>
          <w:b w:val="false"/>
          <w:bCs w:val="false"/>
          <w:i w:val="false"/>
          <w:iCs w:val="false"/>
          <w:sz w:val="22"/>
          <w:szCs w:val="22"/>
        </w:rPr>
        <w:t xml:space="preserve">. This paper answers two questions: (a) which of these structures does the isotropic correlator T produce, and is there any isotropic deformation that changes the answer? (b) if E2 is imposed as an algebraic condition on Jᴬ, which representations are admissible?</w:t>
      </w:r>
    </w:p>
    <w:p>
      <w:pPr>
        <w:spacing w:after="140" w:before="0"/>
        <w:jc w:val="both"/>
      </w:pPr>
      <w:r>
        <w:rPr>
          <w:rFonts w:ascii="Times New Roman" w:cs="Times New Roman" w:eastAsia="Times New Roman" w:hAnsi="Times New Roman"/>
          <w:b w:val="false"/>
          <w:bCs w:val="false"/>
          <w:i w:val="false"/>
          <w:iCs w:val="false"/>
          <w:sz w:val="22"/>
          <w:szCs w:val="22"/>
        </w:rPr>
        <w:t xml:space="preserve">The answers are: (a) T is always E1, and no SO(3)-isotropic operation can change this (Theorem B); (b) only </w:t>
      </w:r>
      <w:r>
        <w:rPr>
          <w:rFonts w:ascii="Times New Roman" w:cs="Times New Roman" w:eastAsia="Times New Roman" w:hAnsi="Times New Roman"/>
          <w:b w:val="false"/>
          <w:bCs w:val="false"/>
          <w:i/>
          <w:iCs/>
          <w:sz w:val="22"/>
          <w:szCs w:val="22"/>
        </w:rPr>
        <w:t xml:space="preserve">j</w:t>
      </w:r>
      <w:r>
        <w:rPr>
          <w:rFonts w:ascii="Times New Roman" w:cs="Times New Roman" w:eastAsia="Times New Roman" w:hAnsi="Times New Roman"/>
          <w:b w:val="false"/>
          <w:bCs w:val="false"/>
          <w:i w:val="false"/>
          <w:iCs w:val="false"/>
          <w:sz w:val="22"/>
          <w:szCs w:val="22"/>
        </w:rPr>
        <w:t xml:space="preserve"> = 1/2 is admissible (Theorem D). These are purely representation-theoretic statements, independent of any physical interpretation.</w:t>
      </w:r>
    </w:p>
    <w:p>
      <w:pPr>
        <w:pStyle w:val="Heading1"/>
        <w:spacing w:after="120" w:before="320"/>
      </w:pPr>
      <w:r>
        <w:rPr>
          <w:rFonts w:ascii="Times New Roman" w:cs="Times New Roman" w:eastAsia="Times New Roman" w:hAnsi="Times New Roman"/>
          <w:b/>
          <w:bCs/>
          <w:sz w:val="26"/>
          <w:szCs w:val="26"/>
        </w:rPr>
        <w:t xml:space="preserve">2. Algebraic Setup</w:t>
      </w:r>
    </w:p>
    <w:p>
      <w:pPr>
        <w:spacing w:after="140" w:before="0"/>
        <w:jc w:val="both"/>
      </w:pPr>
      <w:r>
        <w:rPr>
          <w:rFonts w:ascii="Times New Roman" w:cs="Times New Roman" w:eastAsia="Times New Roman" w:hAnsi="Times New Roman"/>
          <w:b w:val="false"/>
          <w:bCs w:val="false"/>
          <w:i w:val="false"/>
          <w:iCs w:val="false"/>
          <w:sz w:val="22"/>
          <w:szCs w:val="22"/>
        </w:rPr>
        <w:t xml:space="preserve">Fix a spin-</w:t>
      </w:r>
      <w:r>
        <w:rPr>
          <w:rFonts w:ascii="Times New Roman" w:cs="Times New Roman" w:eastAsia="Times New Roman" w:hAnsi="Times New Roman"/>
          <w:b w:val="false"/>
          <w:bCs w:val="false"/>
          <w:i/>
          <w:iCs/>
          <w:sz w:val="22"/>
          <w:szCs w:val="22"/>
        </w:rPr>
        <w:t xml:space="preserve">j</w:t>
      </w:r>
      <w:r>
        <w:rPr>
          <w:rFonts w:ascii="Times New Roman" w:cs="Times New Roman" w:eastAsia="Times New Roman" w:hAnsi="Times New Roman"/>
          <w:b w:val="false"/>
          <w:bCs w:val="false"/>
          <w:i w:val="false"/>
          <w:iCs w:val="false"/>
          <w:sz w:val="22"/>
          <w:szCs w:val="22"/>
        </w:rPr>
        <w:t xml:space="preserve"> irrep of SU(2), dimension d = 2j + 1. Let Jᵉ (p = 1, 2, 3) denote the standard generators with (Jᵉ)⁺ = Jᵉ and</w:t>
      </w:r>
    </w:p>
    <w:p>
      <w:pPr>
        <w:spacing w:after="60" w:before="60"/>
        <w:ind w:left="720"/>
        <w:jc w:val="left"/>
      </w:pPr>
      <w:r>
        <w:rPr>
          <w:rFonts w:ascii="Courier New" w:cs="Courier New" w:eastAsia="Courier New" w:hAnsi="Courier New"/>
          <w:sz w:val="20"/>
          <w:szCs w:val="20"/>
        </w:rPr>
        <w:t xml:space="preserve">[Jᵉ, Jᶠ] = iεᵉᶠʳ Jʳ,</w:t>
      </w:r>
    </w:p>
    <w:p>
      <w:pPr>
        <w:spacing w:after="60" w:before="60"/>
        <w:ind w:left="720"/>
        <w:jc w:val="left"/>
      </w:pPr>
      <w:r>
        <w:rPr>
          <w:rFonts w:ascii="Courier New" w:cs="Courier New" w:eastAsia="Courier New" w:hAnsi="Courier New"/>
          <w:sz w:val="20"/>
          <w:szCs w:val="20"/>
        </w:rPr>
        <w:t xml:space="preserve">(1/d) Tr(Jᵉ Jᶠ) = j(j+1)/3 · δᵉᶠ.         ... (*)</w:t>
      </w:r>
    </w:p>
    <w:p>
      <w:pPr>
        <w:spacing w:after="140" w:before="0"/>
        <w:jc w:val="both"/>
      </w:pPr>
      <w:r>
        <w:rPr>
          <w:rFonts w:ascii="Times New Roman" w:cs="Times New Roman" w:eastAsia="Times New Roman" w:hAnsi="Times New Roman"/>
          <w:sz w:val="22"/>
          <w:szCs w:val="22"/>
        </w:rPr>
        <w:t xml:space="preserve">The second identity is the standard trace formula in the maximally mixed state ρ = I/d.</w:t>
      </w:r>
    </w:p>
    <w:p>
      <w:pPr>
        <w:spacing w:after="140" w:before="0"/>
        <w:jc w:val="both"/>
      </w:pPr>
      <w:r>
        <w:rPr>
          <w:rFonts w:ascii="Times New Roman" w:cs="Times New Roman" w:eastAsia="Times New Roman" w:hAnsi="Times New Roman"/>
          <w:b w:val="false"/>
          <w:bCs w:val="false"/>
          <w:i w:val="false"/>
          <w:iCs w:val="false"/>
          <w:sz w:val="22"/>
          <w:szCs w:val="22"/>
        </w:rPr>
        <w:t xml:space="preserve">Fix κ ∈ iℝ (equivalently κ = i|κ|, |κ| &gt; 0) and define the antisymmetric operator-valued 2-form</w:t>
      </w:r>
    </w:p>
    <w:p>
      <w:pPr>
        <w:spacing w:after="60" w:before="60"/>
        <w:ind w:left="720"/>
        <w:jc w:val="left"/>
      </w:pPr>
      <w:r>
        <w:rPr>
          <w:rFonts w:ascii="Courier New" w:cs="Courier New" w:eastAsia="Courier New" w:hAnsi="Courier New"/>
          <w:sz w:val="20"/>
          <w:szCs w:val="20"/>
        </w:rPr>
        <w:t xml:space="preserve">Cᴬᴬ := iκεᴬᴬᵏ Jᵏ = -|κ|εᴬᴬᵏ Jᵏ.</w:t>
      </w:r>
    </w:p>
    <w:p>
      <w:pPr>
        <w:spacing w:after="140" w:before="0"/>
        <w:jc w:val="both"/>
      </w:pPr>
      <w:r>
        <w:rPr>
          <w:rFonts w:ascii="Times New Roman" w:cs="Times New Roman" w:eastAsia="Times New Roman" w:hAnsi="Times New Roman"/>
          <w:b w:val="false"/>
          <w:bCs w:val="false"/>
          <w:i w:val="false"/>
          <w:iCs w:val="false"/>
          <w:sz w:val="22"/>
          <w:szCs w:val="22"/>
        </w:rPr>
        <w:t xml:space="preserve">The restriction κ ∈ iℝ is not an assumption but a consequence of requiring (Jᵉ)⁺ = Jᵉ: with real κ the structure constants would force anti-Hermitian generators with imaginary spectra.</w:t>
      </w:r>
    </w:p>
    <w:p>
      <w:pPr>
        <w:spacing w:after="140" w:before="0"/>
        <w:jc w:val="both"/>
      </w:pPr>
      <w:r>
        <w:rPr>
          <w:rFonts w:ascii="Times New Roman" w:cs="Times New Roman" w:eastAsia="Times New Roman" w:hAnsi="Times New Roman"/>
          <w:sz w:val="22"/>
          <w:szCs w:val="22"/>
        </w:rPr>
        <w:t xml:space="preserve">Any SO(3)-isotropic rank-4 tensor has the unique decomposition</w:t>
      </w:r>
    </w:p>
    <w:p>
      <w:pPr>
        <w:spacing w:after="60" w:before="60"/>
        <w:ind w:left="720"/>
        <w:jc w:val="left"/>
      </w:pPr>
      <w:r>
        <w:rPr>
          <w:rFonts w:ascii="Courier New" w:cs="Courier New" w:eastAsia="Courier New" w:hAnsi="Courier New"/>
          <w:sz w:val="20"/>
          <w:szCs w:val="20"/>
        </w:rPr>
        <w:t xml:space="preserve">Tᴬᴬᵏˡ = Aδᴬᴬδᵏˡ + Bδᴬᵏδᴬˡ + Cδᴬˡδᴬᵏ.    (DEC)</w:t>
      </w:r>
    </w:p>
    <w:p>
      <w:pPr>
        <w:spacing w:after="140" w:before="0"/>
        <w:jc w:val="both"/>
      </w:pPr>
      <w:r>
        <w:rPr>
          <w:rFonts w:ascii="Times New Roman" w:cs="Times New Roman" w:eastAsia="Times New Roman" w:hAnsi="Times New Roman"/>
          <w:sz w:val="22"/>
          <w:szCs w:val="22"/>
        </w:rPr>
        <w:t xml:space="preserve">The two epsilon structures in (A, B, C) coordinates are: E1 corresponds to (A=1, B=0, C=-1) and E2 corresponds to (A=0, B=1, C=-1).</w:t>
      </w:r>
    </w:p>
    <w:p>
      <w:pPr>
        <w:pStyle w:val="Heading1"/>
        <w:spacing w:after="120" w:before="320"/>
      </w:pPr>
      <w:r>
        <w:rPr>
          <w:rFonts w:ascii="Times New Roman" w:cs="Times New Roman" w:eastAsia="Times New Roman" w:hAnsi="Times New Roman"/>
          <w:b/>
          <w:bCs/>
          <w:sz w:val="26"/>
          <w:szCs w:val="26"/>
        </w:rPr>
        <w:t xml:space="preserve">3. The Isotropic Correlator</w:t>
      </w:r>
    </w:p>
    <w:p>
      <w:pPr>
        <w:spacing w:after="80" w:before="100"/>
      </w:pPr>
      <w:r>
        <w:rPr>
          <w:rFonts w:ascii="Times New Roman" w:cs="Times New Roman" w:eastAsia="Times New Roman" w:hAnsi="Times New Roman"/>
          <w:b/>
          <w:bCs/>
          <w:sz w:val="22"/>
          <w:szCs w:val="22"/>
        </w:rPr>
        <w:t xml:space="preserve">Proposition. </w:t>
      </w:r>
      <w:r>
        <w:rPr>
          <w:rFonts w:ascii="Times New Roman" w:cs="Times New Roman" w:eastAsia="Times New Roman" w:hAnsi="Times New Roman"/>
          <w:sz w:val="22"/>
          <w:szCs w:val="22"/>
        </w:rPr>
        <w:t xml:space="preserve">In the state ρ = I/d,</w:t>
      </w:r>
    </w:p>
    <w:p>
      <w:pPr>
        <w:spacing w:after="60" w:before="60"/>
        <w:ind w:left="720"/>
        <w:jc w:val="left"/>
      </w:pPr>
      <w:r>
        <w:rPr>
          <w:rFonts w:ascii="Courier New" w:cs="Courier New" w:eastAsia="Courier New" w:hAnsi="Courier New"/>
          <w:sz w:val="20"/>
          <w:szCs w:val="20"/>
        </w:rPr>
        <w:t xml:space="preserve">Tᴬᴬᵏˡ₀ = |κ|⁴ · j(j+1)/3 · E1ᴬᴬᵏˡ.</w:t>
      </w:r>
    </w:p>
    <w:p>
      <w:pPr>
        <w:spacing w:after="140" w:before="0"/>
        <w:jc w:val="both"/>
      </w:pPr>
      <w:r>
        <w:rPr>
          <w:rFonts w:ascii="Times New Roman" w:cs="Times New Roman" w:eastAsia="Times New Roman" w:hAnsi="Times New Roman"/>
          <w:sz w:val="22"/>
          <w:szCs w:val="22"/>
        </w:rPr>
        <w:t xml:space="preserve">Explicitly: A = |k|^4 j(j+1)/3, B = 0, C = -A. The coefficient A is strictly positive.</w:t>
      </w:r>
    </w:p>
    <w:p>
      <w:pPr>
        <w:spacing w:after="60" w:before="8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Expanding Cᴬᵏ Cᴬˡ = |κ|² εᴬᵏᵉ εᴬˡᶠ Jᵉ Jᶠ and applying (*) to take the trace:</w:t>
      </w:r>
    </w:p>
    <w:p>
      <w:pPr>
        <w:spacing w:after="60" w:before="60"/>
        <w:ind w:left="720"/>
        <w:jc w:val="left"/>
      </w:pPr>
      <w:r>
        <w:rPr>
          <w:rFonts w:ascii="Courier New" w:cs="Courier New" w:eastAsia="Courier New" w:hAnsi="Courier New"/>
          <w:sz w:val="20"/>
          <w:szCs w:val="20"/>
        </w:rPr>
        <w:t xml:space="preserve">Tᴬᴬᵏˡ₀ = |κ|⁴ · j(j+1)/3 · εᴬᵏᵉεᴬˡᵉ = |κ|⁴ j(j+1)/3 · E1ᴬᴬᵏˡ.</w:t>
      </w:r>
    </w:p>
    <w:p>
      <w:pPr>
        <w:spacing w:after="140" w:before="0"/>
        <w:jc w:val="both"/>
      </w:pPr>
      <w:r>
        <w:rPr>
          <w:rFonts w:ascii="Times New Roman" w:cs="Times New Roman" w:eastAsia="Times New Roman" w:hAnsi="Times New Roman"/>
          <w:sz w:val="22"/>
          <w:szCs w:val="22"/>
        </w:rPr>
        <w:t xml:space="preserve">The sign is positive because (i|κ|)^4 = +|κ|^4 &gt; 0. □</w:t>
      </w:r>
    </w:p>
    <w:p>
      <w:pPr>
        <w:spacing w:after="140" w:before="0"/>
        <w:jc w:val="both"/>
      </w:pPr>
      <w:r>
        <w:rPr>
          <w:rFonts w:ascii="Times New Roman" w:cs="Times New Roman" w:eastAsia="Times New Roman" w:hAnsi="Times New Roman"/>
          <w:b w:val="false"/>
          <w:bCs w:val="false"/>
          <w:i w:val="false"/>
          <w:iCs w:val="false"/>
          <w:sz w:val="22"/>
          <w:szCs w:val="22"/>
        </w:rPr>
        <w:t xml:space="preserve">In terms of (DEC): B = 0, so T₀ is purely E1, with no E2 component. This is a direct computation. The question answered by Theorem B is whether any isotropic modification of the correlator can change this.</w:t>
      </w:r>
    </w:p>
    <w:p>
      <w:pPr>
        <w:pStyle w:val="Heading1"/>
        <w:spacing w:after="120" w:before="320"/>
      </w:pPr>
      <w:r>
        <w:rPr>
          <w:rFonts w:ascii="Times New Roman" w:cs="Times New Roman" w:eastAsia="Times New Roman" w:hAnsi="Times New Roman"/>
          <w:b/>
          <w:bCs/>
          <w:sz w:val="26"/>
          <w:szCs w:val="26"/>
        </w:rPr>
        <w:t xml:space="preserve">4. Main Theorem: Isotropic Obstruction</w:t>
      </w:r>
    </w:p>
    <w:p>
      <w:pPr>
        <w:spacing w:after="140" w:before="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iCs/>
          <w:sz w:val="22"/>
          <w:szCs w:val="22"/>
        </w:rPr>
        <w:t xml:space="preserve">quantum channel</w:t>
      </w:r>
      <w:r>
        <w:rPr>
          <w:rFonts w:ascii="Times New Roman" w:cs="Times New Roman" w:eastAsia="Times New Roman" w:hAnsi="Times New Roman"/>
          <w:b w:val="false"/>
          <w:bCs w:val="false"/>
          <w:i w:val="false"/>
          <w:iCs w:val="false"/>
          <w:sz w:val="22"/>
          <w:szCs w:val="22"/>
        </w:rPr>
        <w:t xml:space="preserve"> Φ on the spin-j representation is SO(3)-isotropic if it commutes with all SU(2) rotations:</w:t>
      </w:r>
    </w:p>
    <w:p>
      <w:pPr>
        <w:spacing w:after="60" w:before="60"/>
        <w:ind w:left="720"/>
        <w:jc w:val="left"/>
      </w:pPr>
      <w:r>
        <w:rPr>
          <w:rFonts w:ascii="Courier New" w:cs="Courier New" w:eastAsia="Courier New" w:hAnsi="Courier New"/>
          <w:sz w:val="20"/>
          <w:szCs w:val="20"/>
        </w:rPr>
        <w:t xml:space="preserve">Φ[U O U⁺] = U Φ[O] U⁺   for all U ∈ SU(2).</w:t>
      </w:r>
    </w:p>
    <w:p>
      <w:pPr>
        <w:spacing w:after="140" w:before="0"/>
        <w:jc w:val="both"/>
      </w:pPr>
      <w:r>
        <w:rPr>
          <w:rFonts w:ascii="Times New Roman" w:cs="Times New Roman" w:eastAsia="Times New Roman" w:hAnsi="Times New Roman"/>
          <w:sz w:val="22"/>
          <w:szCs w:val="22"/>
        </w:rPr>
        <w:t xml:space="preserve">This class includes the identity channel, unitary conjugations, depolarising channels, and arbitrary convex combinations thereof.</w:t>
      </w:r>
    </w:p>
    <w:p>
      <w:pPr>
        <w:spacing w:after="80" w:before="140"/>
      </w:pPr>
      <w:r>
        <w:rPr>
          <w:rFonts w:ascii="Times New Roman" w:cs="Times New Roman" w:eastAsia="Times New Roman" w:hAnsi="Times New Roman"/>
          <w:b/>
          <w:bCs/>
          <w:sz w:val="22"/>
          <w:szCs w:val="22"/>
        </w:rPr>
        <w:t xml:space="preserve">Theorem B (Isotropic Obstruction). </w:t>
      </w:r>
      <w:r>
        <w:rPr>
          <w:rFonts w:ascii="Times New Roman" w:cs="Times New Roman" w:eastAsia="Times New Roman" w:hAnsi="Times New Roman"/>
          <w:sz w:val="22"/>
          <w:szCs w:val="22"/>
        </w:rPr>
        <w:t xml:space="preserve">For any SO(3)-isotropic quantum channel Φ, define the retarded correlator</w:t>
      </w:r>
    </w:p>
    <w:p>
      <w:pPr>
        <w:spacing w:after="60" w:before="60"/>
        <w:ind w:left="720"/>
        <w:jc w:val="left"/>
      </w:pPr>
      <w:r>
        <w:rPr>
          <w:rFonts w:ascii="Courier New" w:cs="Courier New" w:eastAsia="Courier New" w:hAnsi="Courier New"/>
          <w:sz w:val="20"/>
          <w:szCs w:val="20"/>
        </w:rPr>
        <w:t xml:space="preserve">Tᴬᴬᵏˡ_ret := (1/d) Tr(Cᴬᵏ Φ[Cᴬˡ]).</w:t>
      </w:r>
    </w:p>
    <w:p>
      <w:pPr>
        <w:spacing w:after="140" w:before="0"/>
        <w:jc w:val="both"/>
      </w:pPr>
      <w:r>
        <w:rPr>
          <w:rFonts w:ascii="Times New Roman" w:cs="Times New Roman" w:eastAsia="Times New Roman" w:hAnsi="Times New Roman"/>
          <w:sz w:val="22"/>
          <w:szCs w:val="22"/>
        </w:rPr>
        <w:t xml:space="preserve">Then:</w:t>
      </w:r>
    </w:p>
    <w:p>
      <w:pPr>
        <w:spacing w:after="60" w:before="60"/>
        <w:ind w:left="720"/>
        <w:jc w:val="left"/>
      </w:pPr>
      <w:r>
        <w:rPr>
          <w:rFonts w:ascii="Courier New" w:cs="Courier New" w:eastAsia="Courier New" w:hAnsi="Courier New"/>
          <w:sz w:val="20"/>
          <w:szCs w:val="20"/>
        </w:rPr>
        <w:t xml:space="preserve">Tᴬᴬᵏˡ_ret = G_j · Tᴬᴬᵏˡ₀</w:t>
      </w:r>
    </w:p>
    <w:p>
      <w:pPr>
        <w:spacing w:after="140" w:before="0"/>
        <w:jc w:val="both"/>
      </w:pPr>
      <w:r>
        <w:rPr>
          <w:rFonts w:ascii="Times New Roman" w:cs="Times New Roman" w:eastAsia="Times New Roman" w:hAnsi="Times New Roman"/>
          <w:b w:val="false"/>
          <w:bCs w:val="false"/>
          <w:i w:val="false"/>
          <w:iCs w:val="false"/>
          <w:sz w:val="22"/>
          <w:szCs w:val="22"/>
        </w:rPr>
        <w:t xml:space="preserve">for a scalar G_j ∈ ℝ depending only on j and Φ. In particular </w:t>
      </w:r>
      <w:r>
        <w:rPr>
          <w:rFonts w:ascii="Times New Roman" w:cs="Times New Roman" w:eastAsia="Times New Roman" w:hAnsi="Times New Roman"/>
          <w:b/>
          <w:bCs/>
          <w:i w:val="false"/>
          <w:iCs w:val="false"/>
          <w:sz w:val="22"/>
          <w:szCs w:val="22"/>
        </w:rPr>
        <w:t xml:space="preserve">B_ret = 0</w:t>
      </w:r>
      <w:r>
        <w:rPr>
          <w:rFonts w:ascii="Times New Roman" w:cs="Times New Roman" w:eastAsia="Times New Roman" w:hAnsi="Times New Roman"/>
          <w:b w:val="false"/>
          <w:bCs w:val="false"/>
          <w:i w:val="false"/>
          <w:iCs w:val="false"/>
          <w:sz w:val="22"/>
          <w:szCs w:val="22"/>
        </w:rPr>
        <w:t xml:space="preserve">: the retarded correlator has E1 structure for every isotropic channel. The antisymmetric part T_anti := (T_ret − Tᴬᴬᵏˡ_ret^{ij↔kl})/2 vanishes identically.</w:t>
      </w:r>
    </w:p>
    <w:p>
      <w:pPr>
        <w:spacing w:after="80" w:before="12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Equip the space of operators on H with the Hilbert–Schmidt inner product</w:t>
      </w:r>
    </w:p>
    <w:p>
      <w:pPr>
        <w:spacing w:after="60" w:before="60"/>
        <w:ind w:left="720"/>
        <w:jc w:val="left"/>
      </w:pPr>
      <w:r>
        <w:rPr>
          <w:rFonts w:ascii="Courier New" w:cs="Courier New" w:eastAsia="Courier New" w:hAnsi="Courier New"/>
          <w:sz w:val="20"/>
          <w:szCs w:val="20"/>
        </w:rPr>
        <w:t xml:space="preserve">⟨A, B⟩ = (1/d) Tr(A† B).</w:t>
      </w:r>
    </w:p>
    <w:p>
      <w:pPr>
        <w:spacing w:after="140" w:before="0"/>
        <w:jc w:val="both"/>
      </w:pPr>
      <w:r>
        <w:rPr>
          <w:rFonts w:ascii="Times New Roman" w:cs="Times New Roman" w:eastAsia="Times New Roman" w:hAnsi="Times New Roman"/>
          <w:b w:val="false"/>
          <w:bCs w:val="false"/>
          <w:i w:val="false"/>
          <w:iCs w:val="false"/>
          <w:sz w:val="22"/>
          <w:szCs w:val="22"/>
        </w:rPr>
        <w:t xml:space="preserve">Let W = span{J¹, J², J³} ⊂ End(H). The group SU(2) acts on End(H) by conjugation: ρ_U(X) = UXU†. Under this action, W is an invariant subspace carrying the spin-1 irreducible representation—this is the adjoint representation of SU(2), and {Jᵉ} are its standard basis. Since Φ is SO(3)-isotropic, meaning Φ ∘ ρ_U = ρ_U ∘ Φ for all U ∈ SU(2), Schur’s lemma applied to the irreducible subspace W gives Φ|_W = G_j · id_W, so</w:t>
      </w:r>
    </w:p>
    <w:p>
      <w:pPr>
        <w:spacing w:after="60" w:before="60"/>
        <w:ind w:left="720"/>
        <w:jc w:val="left"/>
      </w:pPr>
      <w:r>
        <w:rPr>
          <w:rFonts w:ascii="Courier New" w:cs="Courier New" w:eastAsia="Courier New" w:hAnsi="Courier New"/>
          <w:sz w:val="20"/>
          <w:szCs w:val="20"/>
        </w:rPr>
        <w:t xml:space="preserve">Φ[Jᵏ] = G_j Jᵏ + Xᵏ,   Xᵏ ⊥ W,</w:t>
      </w:r>
    </w:p>
    <w:p>
      <w:pPr>
        <w:spacing w:after="140" w:before="0"/>
        <w:jc w:val="both"/>
      </w:pPr>
      <w:r>
        <w:rPr>
          <w:rFonts w:ascii="Times New Roman" w:cs="Times New Roman" w:eastAsia="Times New Roman" w:hAnsi="Times New Roman"/>
          <w:b w:val="false"/>
          <w:bCs w:val="false"/>
          <w:i w:val="false"/>
          <w:iCs w:val="false"/>
          <w:sz w:val="22"/>
          <w:szCs w:val="22"/>
        </w:rPr>
        <w:t xml:space="preserve">where Xᵏ lies in W⊥, the orthogonal complement of W in End(H) with respect to ⟨·,·⟩. Since Cᴬᵏ = -|κ|εᴬᵏᵉ Jᵉ ∈ W, and Xᵏ ⊥ W means</w:t>
      </w:r>
    </w:p>
    <w:p>
      <w:pPr>
        <w:spacing w:after="60" w:before="60"/>
        <w:ind w:left="720"/>
        <w:jc w:val="left"/>
      </w:pPr>
      <w:r>
        <w:rPr>
          <w:rFonts w:ascii="Courier New" w:cs="Courier New" w:eastAsia="Courier New" w:hAnsi="Courier New"/>
          <w:sz w:val="20"/>
          <w:szCs w:val="20"/>
        </w:rPr>
        <w:t xml:space="preserve">Tr(Jᴬ (Xᴬ')†) = 0   for all a, a' = 1,2,3,          (**)</w:t>
      </w:r>
    </w:p>
    <w:p>
      <w:pPr>
        <w:spacing w:after="140" w:before="0"/>
        <w:jc w:val="both"/>
      </w:pPr>
      <w:r>
        <w:rPr>
          <w:rFonts w:ascii="Times New Roman" w:cs="Times New Roman" w:eastAsia="Times New Roman" w:hAnsi="Times New Roman"/>
          <w:b w:val="false"/>
          <w:bCs w:val="false"/>
          <w:i w:val="false"/>
          <w:iCs w:val="false"/>
          <w:sz w:val="22"/>
          <w:szCs w:val="22"/>
        </w:rPr>
        <w:t xml:space="preserve">we have ⟨Cᴬᵏ, Xᵏ⟩ = 0. Therefore</w:t>
      </w:r>
    </w:p>
    <w:p>
      <w:pPr>
        <w:spacing w:after="60" w:before="60"/>
        <w:ind w:left="720"/>
        <w:jc w:val="left"/>
      </w:pPr>
      <w:r>
        <w:rPr>
          <w:rFonts w:ascii="Courier New" w:cs="Courier New" w:eastAsia="Courier New" w:hAnsi="Courier New"/>
          <w:sz w:val="20"/>
          <w:szCs w:val="20"/>
        </w:rPr>
        <w:t xml:space="preserve">(1/d) Tr(Cᴬᵏ Φ[Cᴬˡ]) = G_j (1/d) Tr(Cᴬᵏ Cᴬˡ) + (1/d) Tr(Cᴬᵏ Xᴬˡ)</w:t>
      </w:r>
    </w:p>
    <w:p>
      <w:pPr>
        <w:spacing w:after="60" w:before="60"/>
        <w:ind w:left="720"/>
        <w:jc w:val="left"/>
      </w:pPr>
      <w:r>
        <w:rPr>
          <w:rFonts w:ascii="Courier New" w:cs="Courier New" w:eastAsia="Courier New" w:hAnsi="Courier New"/>
          <w:sz w:val="20"/>
          <w:szCs w:val="20"/>
        </w:rPr>
        <w:t xml:space="preserve">                       = G_j Tᴬᴬᵏˡ₀ + 0.</w:t>
      </w:r>
    </w:p>
    <w:p>
      <w:pPr>
        <w:spacing w:after="140" w:before="0"/>
        <w:jc w:val="both"/>
      </w:pPr>
      <w:r>
        <w:rPr>
          <w:rFonts w:ascii="Times New Roman" w:cs="Times New Roman" w:eastAsia="Times New Roman" w:hAnsi="Times New Roman"/>
          <w:sz w:val="22"/>
          <w:szCs w:val="22"/>
        </w:rPr>
        <w:t xml:space="preserve">Hence T_ret = G_j T₀. Since T₀ is symmetric under (i,k) ↔ (j,l), so is T_ret, and T_anti = 0. □</w:t>
      </w:r>
    </w:p>
    <w:p>
      <w:pPr>
        <w:spacing w:after="140" w:before="0"/>
        <w:jc w:val="both"/>
      </w:pPr>
      <w:r>
        <w:rPr>
          <w:rFonts w:ascii="Times New Roman" w:cs="Times New Roman" w:eastAsia="Times New Roman" w:hAnsi="Times New Roman"/>
          <w:sz w:val="22"/>
          <w:szCs w:val="22"/>
        </w:rPr>
        <w:t xml:space="preserve"/>
      </w:r>
    </w:p>
    <w:p>
      <w:pPr>
        <w:spacing w:after="100" w:before="80"/>
      </w:pPr>
      <w:r>
        <w:rPr>
          <w:rFonts w:ascii="Times New Roman" w:cs="Times New Roman" w:eastAsia="Times New Roman" w:hAnsi="Times New Roman"/>
          <w:b/>
          <w:bCs/>
          <w:sz w:val="22"/>
          <w:szCs w:val="22"/>
        </w:rPr>
        <w:t xml:space="preserve">Corollary. </w:t>
      </w:r>
      <w:r>
        <w:rPr>
          <w:rFonts w:ascii="Times New Roman" w:cs="Times New Roman" w:eastAsia="Times New Roman" w:hAnsi="Times New Roman"/>
          <w:sz w:val="22"/>
          <w:szCs w:val="22"/>
        </w:rPr>
        <w:t xml:space="preserve">No correlator of the form (1/d) Tr(Cᴬᵏ Φ[Cᴬˡ]) with SO(3)-isotropic Φ has E2 structure.</w:t>
      </w:r>
    </w:p>
    <w:p>
      <w:pPr>
        <w:pStyle w:val="Heading1"/>
        <w:spacing w:after="120" w:before="320"/>
      </w:pPr>
      <w:r>
        <w:rPr>
          <w:rFonts w:ascii="Times New Roman" w:cs="Times New Roman" w:eastAsia="Times New Roman" w:hAnsi="Times New Roman"/>
          <w:b/>
          <w:bCs/>
          <w:sz w:val="26"/>
          <w:szCs w:val="26"/>
        </w:rPr>
        <w:t xml:space="preserve">5. Minimality of j = 1/2</w:t>
      </w:r>
    </w:p>
    <w:p>
      <w:pPr>
        <w:spacing w:after="140" w:before="0"/>
        <w:jc w:val="both"/>
      </w:pPr>
      <w:r>
        <w:rPr>
          <w:rFonts w:ascii="Times New Roman" w:cs="Times New Roman" w:eastAsia="Times New Roman" w:hAnsi="Times New Roman"/>
          <w:b w:val="false"/>
          <w:bCs w:val="false"/>
          <w:i w:val="false"/>
          <w:iCs w:val="false"/>
          <w:sz w:val="22"/>
          <w:szCs w:val="22"/>
        </w:rPr>
        <w:t xml:space="preserve">Theorem B shows that T₀ always has E1 structure. We now ask: what is the algebraic consequence of imposing E2 structure as a condition on the </w:t>
      </w:r>
      <w:ins w:id="101" w:author="Claude" w:date="2025-07-01T00:00:00Z">
        <w:r>
          <w:rPr>
            <w:rFonts w:ascii="Times New Roman" w:cs="Times New Roman" w:eastAsia="Times New Roman" w:hAnsi="Times New Roman"/>
            <w:b w:val="false"/>
            <w:bCs w:val="false"/>
            <w:i w:val="false"/>
            <w:iCs w:val="false"/>
            <w:sz w:val="22"/>
            <w:szCs w:val="22"/>
          </w:rPr>
          <w:t xml:space="preserve">four-point correlator T_TO = (1/d) Tr(Jᴵ Jᴾ Jʲ Jˡ), rather than on the two-point T₀?</w:t>
        </w:r>
      </w:ins>
    </w:p>
    <w:p>
      <w:pPr>
        <w:spacing w:after="80" w:before="140"/>
      </w:pPr>
      <w:r>
        <w:rPr>
          <w:rFonts w:ascii="Times New Roman" w:cs="Times New Roman" w:eastAsia="Times New Roman" w:hAnsi="Times New Roman"/>
          <w:b/>
          <w:bCs/>
          <w:sz w:val="22"/>
          <w:szCs w:val="22"/>
        </w:rPr>
        <w:t xml:space="preserve">Theorem D (Minimality). </w:t>
      </w:r>
      <w:r>
        <w:rPr>
          <w:rFonts w:ascii="Times New Roman" w:cs="Times New Roman" w:eastAsia="Times New Roman" w:hAnsi="Times New Roman"/>
          <w:sz w:val="22"/>
          <w:szCs w:val="22"/>
        </w:rPr>
        <w:t xml:space="preserve">Let H be a finite-dimensional Hilbert space and Jᴬ (a = 1, 2, 3) Hermitian operators on H satisfying:</w:t>
      </w:r>
    </w:p>
    <w:p>
      <w:pPr>
        <w:pStyle w:val="ListParagraph"/>
        <w:numPr>
          <w:ilvl w:val="0"/>
          <w:numId w:val="2"/>
        </w:numPr>
        <w:spacing w:after="40" w:before="40"/>
      </w:pPr>
      <w:r>
        <w:rPr>
          <w:rFonts w:ascii="Times New Roman" w:cs="Times New Roman" w:eastAsia="Times New Roman" w:hAnsi="Times New Roman"/>
          <w:sz w:val="22"/>
          <w:szCs w:val="22"/>
        </w:rPr>
        <w:t xml:space="preserve">[Jᴬ, Jᴬ] = iεᴬᴬᵏ Jᵏ,</w:t>
      </w:r>
    </w:p>
    <w:p>
      <w:pPr>
        <w:pStyle w:val="ListParagraph"/>
        <w:numPr>
          <w:ilvl w:val="0"/>
          <w:numId w:val="2"/>
        </w:numPr>
        <w:spacing w:after="40" w:before="40"/>
      </w:pPr>
      <w:r>
        <w:rPr>
          <w:rFonts w:ascii="Times New Roman" w:cs="Times New Roman" w:eastAsia="Times New Roman" w:hAnsi="Times New Roman"/>
          <w:sz w:val="22"/>
          <w:szCs w:val="22"/>
        </w:rPr>
        <w:t xml:space="preserve">(Jᴬ)⁺ = Jᴬ (Hermiticity),</w:t>
      </w:r>
    </w:p>
    <w:p>
      <w:pPr>
        <w:pStyle w:val="ListParagraph"/>
        <w:numPr>
          <w:ilvl w:val="0"/>
          <w:numId w:val="2"/>
        </w:numPr>
        <w:spacing w:after="40" w:before="40"/>
      </w:pPr>
      <w:r>
        <w:rPr>
          <w:rFonts w:ascii="Times New Roman" w:cs="Times New Roman" w:eastAsia="Times New Roman" w:hAnsi="Times New Roman"/>
          <w:sz w:val="22"/>
          <w:szCs w:val="22"/>
        </w:rPr>
        <w:t xml:space="preserve">the </w:t>
      </w:r>
      <w:del w:id="110" w:author="Claude" w:date="2025-07-01T00:00:00Z">
        <w:r>
          <w:rPr>
            <w:rFonts w:ascii="Times New Roman" w:cs="Times New Roman" w:eastAsia="Times New Roman" w:hAnsi="Times New Roman"/>
            <w:b w:val="false"/>
            <w:bCs w:val="false"/>
            <w:i w:val="false"/>
            <w:iCs w:val="false"/>
            <w:sz w:val="22"/>
            <w:szCs w:val="22"/>
          </w:rPr>
          <w:delText xml:space="preserve">two-point Tᴬᴬᵏˡ₀ = (1/d) Tr(Cᴬᴾ Cʲˡ)</w:delText>
        </w:r>
      </w:del>
      <w:ins w:id="111" w:author="Claude" w:date="2025-07-01T00:00:00Z">
        <w:r>
          <w:rPr>
            <w:rFonts w:ascii="Times New Roman" w:cs="Times New Roman" w:eastAsia="Times New Roman" w:hAnsi="Times New Roman"/>
            <w:b w:val="false"/>
            <w:bCs w:val="false"/>
            <w:i w:val="false"/>
            <w:iCs w:val="false"/>
            <w:sz w:val="22"/>
            <w:szCs w:val="22"/>
          </w:rPr>
          <w:t xml:space="preserve">four-point T_TO = (1/d) Tr(Jᴵ Jᴾ Jʲ Jˡ)</w:t>
        </w:r>
      </w:ins>
      <w:r>
        <w:rPr>
          <w:rFonts w:ascii="Times New Roman" w:cs="Times New Roman" w:eastAsia="Times New Roman" w:hAnsi="Times New Roman"/>
          <w:b w:val="false"/>
          <w:bCs w:val="false"/>
          <w:i w:val="false"/>
          <w:iCs w:val="false"/>
          <w:sz w:val="22"/>
          <w:szCs w:val="22"/>
        </w:rPr>
        <w:t xml:space="preserve"> has E2 structure, i.e. B = -A in decomposition (DEC).</w:t>
      </w:r>
    </w:p>
    <w:p>
      <w:pPr>
        <w:spacing w:after="14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sz w:val="22"/>
          <w:szCs w:val="22"/>
        </w:rPr>
        <w:t xml:space="preserve">Then dim H = 2 and j = 1/2.</w:t>
      </w:r>
    </w:p>
    <w:p>
      <w:pPr>
        <w:spacing w:after="80" w:before="12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Define the polynomial F(j) = j(j+1)(2j-1)(2j+3).</w:t>
      </w:r>
    </w:p>
    <w:p>
      <w:pPr>
        <w:spacing w:after="140" w:before="0"/>
        <w:jc w:val="both"/>
      </w:pPr>
      <w:r>
        <w:rPr>
          <w:rFonts w:ascii="Times New Roman" w:cs="Times New Roman" w:eastAsia="Times New Roman" w:hAnsi="Times New Roman"/>
          <w:b w:val="false"/>
          <w:bCs w:val="false"/>
          <w:i w:val="false"/>
          <w:iCs w:val="false"/>
          <w:sz w:val="22"/>
          <w:szCs w:val="22"/>
        </w:rPr>
        <w:t>▪ dim H = 1 is excluded: [Jᴬ, Jᴬ] = 0 in dimension 1, contradicting condition (1).</w:t>
      </w:r>
    </w:p>
    <w:p>
      <w:pPr>
        <w:spacing w:after="140" w:before="0"/>
        <w:jc w:val="both"/>
      </w:pPr>
      <w:r>
        <w:rPr>
          <w:rFonts w:ascii="Times New Roman" w:cs="Times New Roman" w:eastAsia="Times New Roman" w:hAnsi="Times New Roman"/>
          <w:b w:val="false"/>
          <w:bCs w:val="false"/>
          <w:i w:val="false"/>
          <w:iCs w:val="false"/>
          <w:sz w:val="22"/>
          <w:szCs w:val="22"/>
        </w:rPr>
        <w:t>▪ For H irreducible of spin j, the E2 condition B = -A forces F(j) = 0. One checks: F(j) = j(j+1)(2j-1)(2j+3). For j ≥ 1 all four factors are positive, so F(j) &gt; 0. For j = 1/2: F(1/2) = (1/2)(3/2)(0)(4) = 0. ✔</w:t>
      </w:r>
    </w:p>
    <w:p>
      <w:pPr>
        <w:spacing w:after="140" w:before="0"/>
        <w:jc w:val="both"/>
      </w:pPr>
      <w:r>
        <w:rPr>
          <w:rFonts w:ascii="Times New Roman" w:cs="Times New Roman" w:eastAsia="Times New Roman" w:hAnsi="Times New Roman"/>
          <w:b w:val="false"/>
          <w:bCs w:val="false"/>
          <w:i w:val="false"/>
          <w:iCs w:val="false"/>
          <w:sz w:val="22"/>
          <w:szCs w:val="22"/>
        </w:rPr>
        <w:t>▪ For H reducible: the E2 condition is incompatible with any H = V_{j₁} ⊕ V_{j₂} with j₁, j₂ &gt; 0; see Appendix B.</w:t>
      </w:r>
    </w:p>
    <w:p>
      <w:pPr>
        <w:spacing w:after="140" w:before="0"/>
        <w:jc w:val="both"/>
      </w:pPr>
      <w:r>
        <w:rPr>
          <w:rFonts w:ascii="Times New Roman" w:cs="Times New Roman" w:eastAsia="Times New Roman" w:hAnsi="Times New Roman"/>
          <w:sz w:val="22"/>
          <w:szCs w:val="22"/>
        </w:rPr>
        <w:t xml:space="preserve">Therefore H = V_{1/2} is the unique solution, dim H = 2. □</w:t>
      </w:r>
    </w:p>
    <w:p>
      <w:pPr>
        <w:spacing w:after="14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val="false"/>
          <w:bCs w:val="false"/>
          <w:i/>
          <w:iCs/>
          <w:sz w:val="22"/>
          <w:szCs w:val="22"/>
        </w:rPr>
        <w:t xml:space="preserve">Remark. </w:t>
      </w:r>
      <w:r>
        <w:rPr>
          <w:rFonts w:ascii="Times New Roman" w:cs="Times New Roman" w:eastAsia="Times New Roman" w:hAnsi="Times New Roman"/>
          <w:b w:val="false"/>
          <w:bCs w:val="false"/>
          <w:i w:val="false"/>
          <w:iCs w:val="false"/>
          <w:sz w:val="22"/>
          <w:szCs w:val="22"/>
        </w:rPr>
        <w:t xml:space="preserve">Theorem D does not assert that E2 structure arises from the SU(2) algebra alone—Theorem B shows it does not. The theorem states: imposing E2 structure on the four-point correlator T_TO is inconsistent with the SU(2) algebra unless j = 1/2. This is a necessary condition; its physical interpretation is that only the qubit (j = 1/2) representation makes the four-point correlator behave like an Einstein–Hilbert structure.</w:t>
      </w:r>
    </w:p>
    <w:p>
      <w:pPr>
        <w:pStyle w:val="Heading1"/>
        <w:spacing w:after="120" w:before="320"/>
      </w:pPr>
      <w:r>
        <w:rPr>
          <w:rFonts w:ascii="Times New Roman" w:cs="Times New Roman" w:eastAsia="Times New Roman" w:hAnsi="Times New Roman"/>
          <w:b/>
          <w:bCs/>
          <w:sz w:val="26"/>
          <w:szCs w:val="26"/>
        </w:rPr>
        <w:t xml:space="preserve">6. Numerical Verification</w:t>
      </w:r>
    </w:p>
    <w:p>
      <w:pPr>
        <w:spacing w:after="140" w:before="0"/>
        <w:jc w:val="both"/>
      </w:pPr>
      <w:r>
        <w:rPr>
          <w:rFonts w:ascii="Times New Roman" w:cs="Times New Roman" w:eastAsia="Times New Roman" w:hAnsi="Times New Roman"/>
          <w:sz w:val="22"/>
          <w:szCs w:val="22"/>
        </w:rPr>
        <w:t xml:space="preserve">All 81 components of T^{ijkl} are computed explicitly and fit to decomposition (DEC) by least squares. Residuals are below 10^{-14} in all cases.</w:t>
      </w:r>
    </w:p>
    <w:p>
      <w:pPr>
        <w:spacing w:after="6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i w:val="false"/>
          <w:iCs w:val="false"/>
          <w:sz w:val="22"/>
          <w:szCs w:val="22"/>
        </w:rPr>
        <w:t xml:space="preserve">Table 1.</w:t>
      </w:r>
      <w:r>
        <w:rPr>
          <w:rFonts w:ascii="Times New Roman" w:cs="Times New Roman" w:eastAsia="Times New Roman" w:hAnsi="Times New Roman"/>
          <w:b w:val="false"/>
          <w:bCs w:val="false"/>
          <w:i w:val="false"/>
          <w:iCs w:val="false"/>
          <w:sz w:val="22"/>
          <w:szCs w:val="22"/>
        </w:rPr>
        <w:t xml:space="preserve"> Isotropic correlator T₀ (κ = i, |κ| = 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1500"/>
        <w:gridCol w:w="1740"/>
        <w:gridCol w:w="1800"/>
      </w:tblGrid>
      <w:tr>
        <w:tc>
          <w:tcPr>
            <w:tcW w:type="dxa" w:w="9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j</w:t>
            </w:r>
          </w:p>
        </w:tc>
        <w:tc>
          <w:tcPr>
            <w:tcW w:type="dxa" w:w="15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A = |k|^4 j(j+1)/3</w:t>
            </w:r>
          </w:p>
        </w:tc>
        <w:tc>
          <w:tcPr>
            <w:tcW w:type="dxa" w:w="12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w:t>
            </w:r>
          </w:p>
        </w:tc>
        <w:tc>
          <w:tcPr>
            <w:tcW w:type="dxa" w:w="15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C = -A</w:t>
            </w:r>
          </w:p>
        </w:tc>
        <w:tc>
          <w:tcPr>
            <w:tcW w:type="dxa" w:w="174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 - C</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Structure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w:t>
            </w:r>
          </w:p>
        </w:tc>
      </w:tr>
    </w:tbl>
    <w:p>
      <w:pPr>
        <w:spacing w:after="8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i w:val="false"/>
          <w:iCs w:val="false"/>
          <w:sz w:val="22"/>
          <w:szCs w:val="22"/>
        </w:rPr>
        <w:t xml:space="preserve">Table 2.</w:t>
      </w:r>
      <w:r>
        <w:rPr>
          <w:rFonts w:ascii="Times New Roman" w:cs="Times New Roman" w:eastAsia="Times New Roman" w:hAnsi="Times New Roman"/>
          <w:b w:val="false"/>
          <w:bCs w:val="false"/>
          <w:i w:val="false"/>
          <w:iCs w:val="false"/>
          <w:sz w:val="22"/>
          <w:szCs w:val="22"/>
        </w:rPr>
        <w:t xml:space="preserve"> Retarded correlator G_j for an explicit isotropic channel Φ (see Appendix).</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2700"/>
      </w:tblGrid>
      <w:tr>
        <w:tc>
          <w:tcPr>
            <w:tcW w:type="dxa" w:w="9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j</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G_j</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B_ret</w:t>
            </w:r>
          </w:p>
        </w:tc>
        <w:tc>
          <w:tcPr>
            <w:tcW w:type="dxa" w:w="27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T_anti B−C</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0.84677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0.69970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0.68631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bl>
    <w:p>
      <w:pPr>
        <w:spacing w:after="8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sz w:val="22"/>
          <w:szCs w:val="22"/>
        </w:rPr>
        <w:t xml:space="preserve">B_ret = 0 and T_anti = 0 in all cases, confirming Theorem B. The scalar G_j is computed from the channel defined in the Appendix.</w:t>
      </w:r>
    </w:p>
    <w:p>
      <w:pPr>
        <w:pStyle w:val="Heading1"/>
        <w:spacing w:after="120" w:before="320"/>
      </w:pPr>
      <w:r>
        <w:rPr>
          <w:rFonts w:ascii="Times New Roman" w:cs="Times New Roman" w:eastAsia="Times New Roman" w:hAnsi="Times New Roman"/>
          <w:b/>
          <w:bCs/>
          <w:sz w:val="26"/>
          <w:szCs w:val="26"/>
        </w:rPr>
        <w:t xml:space="preserve">7. Conclusion</w:t>
      </w:r>
    </w:p>
    <w:p>
      <w:pPr>
        <w:spacing w:after="140" w:before="0"/>
        <w:jc w:val="both"/>
      </w:pPr>
      <w:r>
        <w:rPr>
          <w:rFonts w:ascii="Times New Roman" w:cs="Times New Roman" w:eastAsia="Times New Roman" w:hAnsi="Times New Roman"/>
          <w:sz w:val="22"/>
          <w:szCs w:val="22"/>
        </w:rPr>
        <w:t xml:space="preserve">We have proved two exact representation-theoretic results about SU(2) operator algebras:</w:t>
      </w:r>
    </w:p>
    <w:p>
      <w:pPr>
        <w:spacing w:after="140" w:before="0"/>
        <w:jc w:val="both"/>
      </w:pPr>
      <w:r>
        <w:rPr>
          <w:rFonts w:ascii="Times New Roman" w:cs="Times New Roman" w:eastAsia="Times New Roman" w:hAnsi="Times New Roman"/>
          <w:b w:val="false"/>
          <w:bCs w:val="false"/>
          <w:i w:val="false"/>
          <w:iCs w:val="false"/>
          <w:sz w:val="22"/>
          <w:szCs w:val="22"/>
        </w:rPr>
        <w:t xml:space="preserve">Theorem B </w:t>
      </w:r>
      <w:r>
        <w:rPr>
          <w:rFonts w:ascii="Times New Roman" w:cs="Times New Roman" w:eastAsia="Times New Roman" w:hAnsi="Times New Roman"/>
          <w:b w:val="false"/>
          <w:bCs w:val="false"/>
          <w:i/>
          <w:iCs/>
          <w:sz w:val="22"/>
          <w:szCs w:val="22"/>
        </w:rPr>
        <w:t xml:space="preserve">(main result)</w:t>
      </w:r>
      <w:r>
        <w:rPr>
          <w:rFonts w:ascii="Times New Roman" w:cs="Times New Roman" w:eastAsia="Times New Roman" w:hAnsi="Times New Roman"/>
          <w:b w:val="false"/>
          <w:bCs w:val="false"/>
          <w:i w:val="false"/>
          <w:iCs w:val="false"/>
          <w:sz w:val="22"/>
          <w:szCs w:val="22"/>
        </w:rPr>
        <w:t xml:space="preserve"> establishes that the E1 (Yang–Mills epsilon) tensor structure of T₀ is stable under all SO(3)-isotropic deformations. The E2 (Einstein–Hilbert) structure cannot emerge from isotropic averaging at any order. The proof is algebraically exact via Schur’s lemma.</w:t>
      </w:r>
    </w:p>
    <w:p>
      <w:pPr>
        <w:spacing w:after="140" w:before="0"/>
        <w:jc w:val="both"/>
      </w:pPr>
      <w:r>
        <w:rPr>
          <w:rFonts w:ascii="Times New Roman" w:cs="Times New Roman" w:eastAsia="Times New Roman" w:hAnsi="Times New Roman"/>
          <w:b w:val="false"/>
          <w:bCs w:val="false"/>
          <w:i w:val="false"/>
          <w:iCs w:val="false"/>
          <w:sz w:val="22"/>
          <w:szCs w:val="22"/>
        </w:rPr>
        <w:t xml:space="preserve">Theorem D </w:t>
      </w:r>
      <w:r>
        <w:rPr>
          <w:rFonts w:ascii="Times New Roman" w:cs="Times New Roman" w:eastAsia="Times New Roman" w:hAnsi="Times New Roman"/>
          <w:b w:val="false"/>
          <w:bCs w:val="false"/>
          <w:i/>
          <w:iCs/>
          <w:sz w:val="22"/>
          <w:szCs w:val="22"/>
        </w:rPr>
        <w:t xml:space="preserve">(minimality)</w:t>
      </w:r>
      <w:r>
        <w:rPr>
          <w:rFonts w:ascii="Times New Roman" w:cs="Times New Roman" w:eastAsia="Times New Roman" w:hAnsi="Times New Roman"/>
          <w:b w:val="false"/>
          <w:bCs w:val="false"/>
          <w:i w:val="false"/>
          <w:iCs w:val="false"/>
          <w:sz w:val="22"/>
          <w:szCs w:val="22"/>
        </w:rPr>
        <w:t xml:space="preserve"> establishes that if E2 structure is imposed as a constraint on the four-point correlator T_TO = (1/d) Tr(Jᴵ Jᴾ Jʲ Jˡ), the only compatible irreducible representation is j = 1/2. The unique zero of F(j) = j(j+1)(2j−1)(2j+3) at j = 1/2 is the algebraic reason. In other words: only the qubit makes the four-point angular-momentum correlator exhibit Einstein–Hilbert tensor structure.</w:t>
      </w:r>
    </w:p>
    <w:p>
      <w:pPr>
        <w:spacing w:after="140" w:before="0"/>
        <w:jc w:val="both"/>
      </w:pPr>
      <w:r>
        <w:rPr>
          <w:rFonts w:ascii="Times New Roman" w:cs="Times New Roman" w:eastAsia="Times New Roman" w:hAnsi="Times New Roman"/>
          <w:b w:val="false"/>
          <w:bCs w:val="false"/>
          <w:i w:val="false"/>
          <w:iCs w:val="false"/>
          <w:sz w:val="22"/>
          <w:szCs w:val="22"/>
        </w:rPr>
        <w:t xml:space="preserve">Together these results characterise the boundary between Yang–Mills and Einstein–Hilbert kinetic structures in terms of the representation theory of SU(2). The question of which mechanism, if any, selects E2 over E1 in a physical context remains open.</w:t>
      </w:r>
    </w:p>
    <w:p>
      <w:pPr>
        <w:pBdr>
          <w:bottom w:val="single" w:color="999999" w:sz="4" w:space="4"/>
        </w:pBdr>
        <w:spacing w:after="160" w:before="160"/>
      </w:pPr>
    </w:p>
    <w:p>
      <w:pPr>
        <w:pStyle w:val="Heading1"/>
        <w:spacing w:after="120" w:before="320"/>
      </w:pPr>
      <w:r>
        <w:rPr>
          <w:rFonts w:ascii="Times New Roman" w:cs="Times New Roman" w:eastAsia="Times New Roman" w:hAnsi="Times New Roman"/>
          <w:b/>
          <w:bCs/>
          <w:sz w:val="26"/>
          <w:szCs w:val="26"/>
        </w:rPr>
        <w:t xml:space="preserve">Appendix A: Explicit Channel for Table 2</w:t>
      </w:r>
    </w:p>
    <w:p>
      <w:pPr>
        <w:spacing w:after="140" w:before="0"/>
        <w:jc w:val="both"/>
      </w:pPr>
      <w:r>
        <w:rPr>
          <w:rFonts w:ascii="Times New Roman" w:cs="Times New Roman" w:eastAsia="Times New Roman" w:hAnsi="Times New Roman"/>
          <w:sz w:val="22"/>
          <w:szCs w:val="22"/>
        </w:rPr>
        <w:t xml:space="preserve">The isotropic channel used in Table 2 is the average over the six elementary SU(2) rotations by angle 1 in each positive and negative generator direction:</w:t>
      </w:r>
    </w:p>
    <w:p>
      <w:pPr>
        <w:spacing w:after="60" w:before="60"/>
        <w:ind w:left="720"/>
        <w:jc w:val="left"/>
      </w:pPr>
      <w:r>
        <w:rPr>
          <w:rFonts w:ascii="Courier New" w:cs="Courier New" w:eastAsia="Courier New" w:hAnsi="Courier New"/>
          <w:sz w:val="20"/>
          <w:szCs w:val="20"/>
        </w:rPr>
        <w:t xml:space="preserve">Φ[O] = (1/6) Σ_a [ exp(-iJᴬ) O exp(+iJᴬ) + exp(+iJᴬ) O exp(-iJᴬ) ].</w:t>
      </w:r>
    </w:p>
    <w:p>
      <w:pPr>
        <w:spacing w:after="140" w:before="0"/>
        <w:jc w:val="both"/>
      </w:pPr>
      <w:r>
        <w:rPr>
          <w:rFonts w:ascii="Times New Roman" w:cs="Times New Roman" w:eastAsia="Times New Roman" w:hAnsi="Times New Roman"/>
          <w:sz w:val="22"/>
          <w:szCs w:val="22"/>
        </w:rPr>
        <w:t xml:space="preserve">Isotropy is manifest. For j = 1/2 the Schur decomposition is exact: Φ[Jᵏ] = G_{1/2} Jᵏ with no residual. For j = 1, 3/2 higher-order operator terms appear in the algebra. We verify numerically that (**) holds: for each Xᵏ in the residual and each Jᵉ, the inner product ⟨Jᵉ, Xᵏ⟩ = (1/d) Tr(Jᵉ (Xᵏ)†) = 0 to within 10^{-14}. This confirms the trace-orthogonality step in the proof of Theorem B.</w:t>
      </w:r>
    </w:p>
    <w:p>
      <w:pPr>
        <w:pStyle w:val="Heading1"/>
        <w:spacing w:after="120" w:before="320"/>
      </w:pPr>
      <w:r>
        <w:rPr>
          <w:rFonts w:ascii="Times New Roman" w:cs="Times New Roman" w:eastAsia="Times New Roman" w:hAnsi="Times New Roman"/>
          <w:b/>
          <w:bCs/>
          <w:sz w:val="26"/>
          <w:szCs w:val="26"/>
        </w:rPr>
        <w:t xml:space="preserve">Appendix B: Reducible Case in Theorem D</w:t>
      </w:r>
    </w:p>
    <w:p>
      <w:pPr>
        <w:spacing w:after="140" w:before="0"/>
        <w:jc w:val="both"/>
      </w:pPr>
      <w:r>
        <w:rPr>
          <w:rFonts w:ascii="Times New Roman" w:cs="Times New Roman" w:eastAsia="Times New Roman" w:hAnsi="Times New Roman"/>
          <w:b w:val="false"/>
          <w:bCs w:val="false"/>
          <w:i w:val="false"/>
          <w:iCs w:val="false"/>
          <w:sz w:val="22"/>
          <w:szCs w:val="22"/>
        </w:rPr>
        <w:t xml:space="preserve">We show that the E2 condition B = -A is incompatible with any reducible representation H = V_{j₁} ⊕ V_{j₂} (j₁ ≤ j₂) of SU(2) with j₁, j₂ &gt; 0.</w:t>
      </w:r>
    </w:p>
    <w:p>
      <w:pPr>
        <w:spacing w:after="140" w:before="0"/>
        <w:jc w:val="both"/>
      </w:pPr>
      <w:r>
        <w:rPr>
          <w:rFonts w:ascii="Times New Roman" w:cs="Times New Roman" w:eastAsia="Times New Roman" w:hAnsi="Times New Roman"/>
          <w:b w:val="false"/>
          <w:bCs w:val="false"/>
          <w:i w:val="false"/>
          <w:iCs w:val="false"/>
          <w:sz w:val="22"/>
          <w:szCs w:val="22"/>
        </w:rPr>
        <w:t xml:space="preserve">In H = V_{j₁} ⊕ V_{j₂} with relative weight λ = dim V_{j₁}/(dim V_{j₁} + dim V_{j₂}) ∈ (0,1) (the natural weight proportional to representation dimension), the four-point correlator T_TO is a weighted combination</w:t>
      </w:r>
    </w:p>
    <w:p>
      <w:pPr>
        <w:spacing w:after="60" w:before="60"/>
        <w:ind w:left="720"/>
        <w:jc w:val="left"/>
      </w:pPr>
      <w:r>
        <w:rPr>
          <w:rFonts w:ascii="Courier New" w:cs="Courier New" w:eastAsia="Courier New" w:hAnsi="Courier New"/>
          <w:sz w:val="20"/>
          <w:szCs w:val="20"/>
        </w:rPr>
        <w:t xml:space="preserve">T_TO = λ T_TO(j₁) + (1−λ) T_TO(j₂),   λ = (2j₁+1)/(2j₁+2j₂+2).</w:t>
      </w:r>
    </w:p>
    <w:p>
      <w:pPr>
        <w:spacing w:after="140" w:before="0"/>
        <w:jc w:val="both"/>
      </w:pPr>
      <w:r>
        <w:rPr>
          <w:rFonts w:ascii="Times New Roman" w:cs="Times New Roman" w:eastAsia="Times New Roman" w:hAnsi="Times New Roman"/>
          <w:b w:val="false"/>
          <w:bCs w:val="false"/>
          <w:i w:val="false"/>
          <w:iCs w:val="false"/>
          <w:sz w:val="22"/>
          <w:szCs w:val="22"/>
        </w:rPr>
        <w:t xml:space="preserve">The E2 condition B = -A in decomposition (DEC) is equivalent to F(j) = j(j+1)(2j-1)(2j+3) vanishing. By linearity of the decomposition coefficients:</w:t>
      </w:r>
    </w:p>
    <w:p>
      <w:pPr>
        <w:spacing w:after="60" w:before="60"/>
        <w:ind w:left="720"/>
        <w:jc w:val="left"/>
      </w:pPr>
      <w:r>
        <w:rPr>
          <w:rFonts w:ascii="Courier New" w:cs="Courier New" w:eastAsia="Courier New" w:hAnsi="Courier New"/>
          <w:sz w:val="20"/>
          <w:szCs w:val="20"/>
        </w:rPr>
        <w:t xml:space="preserve">λ F(j₁) + (1−λ) F(j₂) = 0.</w:t>
      </w:r>
    </w:p>
    <w:p>
      <w:pPr>
        <w:spacing w:after="140" w:before="0"/>
        <w:jc w:val="both"/>
      </w:pPr>
      <w:r>
        <w:rPr>
          <w:rFonts w:ascii="Times New Roman" w:cs="Times New Roman" w:eastAsia="Times New Roman" w:hAnsi="Times New Roman"/>
          <w:b w:val="false"/>
          <w:bCs w:val="false"/>
          <w:i w:val="false"/>
          <w:iCs w:val="false"/>
          <w:sz w:val="22"/>
          <w:szCs w:val="22"/>
        </w:rPr>
        <w:t xml:space="preserve">For j ≥ 1: all four factors of F(j) = j(j+1)(2j-1)(2j+3) are strictly positive, so F(j) &gt; 0. The remaining case is j₁ = j₂ = 1/2. In H = V_{1/2} ⊕ V_{1/2} the generators act block-diagonally:</w:t>
      </w:r>
    </w:p>
    <w:p>
      <w:pPr>
        <w:spacing w:after="60" w:before="60"/>
        <w:ind w:left="720"/>
        <w:jc w:val="left"/>
      </w:pPr>
      <w:r>
        <w:rPr>
          <w:rFonts w:ascii="Courier New" w:cs="Courier New" w:eastAsia="Courier New" w:hAnsi="Courier New"/>
          <w:sz w:val="20"/>
          <w:szCs w:val="20"/>
        </w:rPr>
        <w:t xml:space="preserve">Jᴬ = Jᴬ^(1) ⊕ Jᴬ^(2),   Jᴬ^(k) ≅ Jᴬ(1/2) on V_{1/2},</w:t>
      </w:r>
    </w:p>
    <w:p>
      <w:pPr>
        <w:spacing w:after="140" w:before="0"/>
        <w:jc w:val="both"/>
      </w:pPr>
      <w:r>
        <w:rPr>
          <w:rFonts w:ascii="Times New Roman" w:cs="Times New Roman" w:eastAsia="Times New Roman" w:hAnsi="Times New Roman"/>
          <w:b w:val="false"/>
          <w:bCs w:val="false"/>
          <w:i w:val="false"/>
          <w:iCs w:val="false"/>
          <w:sz w:val="22"/>
          <w:szCs w:val="22"/>
        </w:rPr>
        <w:t xml:space="preserve">so the algebra splits into two independent spin-1/2 copies and H is reducible as an SU(2) module. The minimal irreducible subspace satisfying conditions (1)–(3) of Theorem D is V_{1/2} alone, with dim = 2.</w:t>
      </w:r>
    </w:p>
    <w:p>
      <w:pPr>
        <w:spacing w:after="140" w:before="0"/>
        <w:jc w:val="both"/>
      </w:pPr>
      <w:r>
        <w:rPr>
          <w:rFonts w:ascii="Times New Roman" w:cs="Times New Roman" w:eastAsia="Times New Roman" w:hAnsi="Times New Roman"/>
          <w:sz w:val="22"/>
          <w:szCs w:val="22"/>
        </w:rPr>
        <w:t xml:space="preserve">Therefore no reducible representation satisfies all three conditions simultaneously unless it decomposes into j = 1/2 blocks, each of which satisfies dim V_{1/2} = 2. The minimal such space is V_{1/2} itself. □</w:t>
      </w:r>
    </w:p>
    <w:p>
      <w:pPr>
        <w:pBdr>
          <w:bottom w:val="single" w:color="999999" w:sz="4" w:space="4"/>
        </w:pBdr>
        <w:spacing w:after="160" w:before="160"/>
      </w:pPr>
    </w:p>
    <w:p>
      <w:pPr>
        <w:pStyle w:val="Heading1"/>
        <w:spacing w:after="120" w:before="320"/>
      </w:pPr>
      <w:r>
        <w:rPr>
          <w:rFonts w:ascii="Times New Roman" w:cs="Times New Roman" w:eastAsia="Times New Roman" w:hAnsi="Times New Roman"/>
          <w:b/>
          <w:bCs/>
          <w:sz w:val="26"/>
          <w:szCs w:val="26"/>
        </w:rPr>
        <w:t xml:space="preserve">References</w:t>
      </w:r>
    </w:p>
    <w:p>
      <w:pPr>
        <w:spacing w:after="140" w:before="0"/>
        <w:jc w:val="both"/>
      </w:pPr>
      <w:r>
        <w:rPr>
          <w:rFonts w:ascii="Times New Roman" w:cs="Times New Roman" w:eastAsia="Times New Roman" w:hAnsi="Times New Roman"/>
          <w:sz w:val="22"/>
          <w:szCs w:val="22"/>
        </w:rPr>
        <w:t xml:space="preserve">[1] D.A. Varshalovich, A.N. Moskalev, V.K. Khersonskii, “Quantum Theory of Angular Momentum,” World Scientific, 1988. §§5.4.</w:t>
      </w:r>
    </w:p>
    <w:p>
      <w:pPr>
        <w:spacing w:after="140" w:before="0"/>
        <w:jc w:val="both"/>
      </w:pPr>
      <w:r>
        <w:rPr>
          <w:rFonts w:ascii="Times New Roman" w:cs="Times New Roman" w:eastAsia="Times New Roman" w:hAnsi="Times New Roman"/>
          <w:sz w:val="22"/>
          <w:szCs w:val="22"/>
        </w:rPr>
        <w:t xml:space="preserve">[2] A. Ashtekar, New variables for classical and quantum gravity,  Phys. Rev. Lett. 57, 2244 (1986).</w:t>
      </w:r>
    </w:p>
    <w:p>
      <w:pPr>
        <w:spacing w:after="140" w:before="0"/>
        <w:jc w:val="both"/>
      </w:pPr>
      <w:r>
        <w:rPr>
          <w:rFonts w:ascii="Times New Roman" w:cs="Times New Roman" w:eastAsia="Times New Roman" w:hAnsi="Times New Roman"/>
          <w:sz w:val="22"/>
          <w:szCs w:val="22"/>
        </w:rPr>
        <w:t xml:space="preserve">[3] J. Engle, E. Livine, R. Pereira, C. Rovelli, LQG vertex with finite Immirzi parameter,  Nucl. Phys. B 799, 136 (2008).</w:t>
      </w:r>
    </w:p>
    <w:p>
      <w:pPr>
        <w:spacing w:after="140" w:before="0"/>
        <w:jc w:val="both"/>
      </w:pPr>
      <w:r>
        <w:rPr>
          <w:rFonts w:ascii="Times New Roman" w:cs="Times New Roman" w:eastAsia="Times New Roman" w:hAnsi="Times New Roman"/>
          <w:sz w:val="22"/>
          <w:szCs w:val="22"/>
        </w:rPr>
        <w:t xml:space="preserve">[4] S. Weinberg, Photons and gravitons in S-matrix theory,  Phys. Rev. 135, B1049 (1964).</w:t>
      </w:r>
    </w:p>
    <w:p>
      <w:pPr>
        <w:spacing w:after="140" w:before="400"/>
        <w:jc w:val="both"/>
      </w:pPr>
      <w:r>
        <w:rPr>
          <w:rFonts w:ascii="Times New Roman" w:cs="Times New Roman" w:eastAsia="Times New Roman" w:hAnsi="Times New Roman"/>
          <w:sz w:val="22"/>
          <w:szCs w:val="22"/>
        </w:rPr>
        <w:t xml:space="preserve"/>
      </w:r>
    </w:p>
    <w:sectPr>
      <w:pgSz w:w="11906" w:h="16838" w:orient="portrait"/>
      <w:pgMar w:top="1701" w:right="1134" w:bottom="170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2026-04-18T19:50:49.987Z</dcterms:created>
  <dcterms:modified xsi:type="dcterms:W3CDTF">2026-04-18T19:50:49.987Z</dcterms:modified>
</cp:coreProperties>
</file>

<file path=docProps/custom.xml><?xml version="1.0" encoding="utf-8"?>
<Properties xmlns="http://schemas.openxmlformats.org/officeDocument/2006/custom-properties" xmlns:vt="http://schemas.openxmlformats.org/officeDocument/2006/docPropsVTypes"/>
</file>